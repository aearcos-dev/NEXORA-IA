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9n8fedag188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1. PORTADA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Nexora IA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8jmqt0jhhrs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  <w:drawing>
          <wp:inline distB="114300" distT="114300" distL="114300" distR="114300">
            <wp:extent cx="4717406" cy="205630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7406" cy="2056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NEXORA AI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5exaxbcpx46t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Logo del Proyecto</w:t>
      </w:r>
    </w:p>
    <w:p w:rsidR="00000000" w:rsidDel="00000000" w:rsidP="00000000" w:rsidRDefault="00000000" w:rsidRPr="00000000" w14:paraId="00000005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(Agregar logo oficial del equipo)</w:t>
      </w:r>
      <w:sdt>
        <w:sdtPr>
          <w:id w:val="-1958728031"/>
          <w:tag w:val="goog_rdk_0"/>
        </w:sdtPr>
        <w:sdtContent>
          <w:ins w:author="NICOLAS ALEJANDRO AGUIRRE MIRANDA" w:id="1" w:date="2026-05-27T20:21:26Z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67exfqmhdud4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Integrantes y Roles</w:t>
      </w:r>
    </w:p>
    <w:sdt>
      <w:sdtPr>
        <w:id w:val="-1287797176"/>
        <w:tag w:val="goog_rdk_5"/>
      </w:sdtPr>
      <w:sdtContent>
        <w:p w:rsidR="00000000" w:rsidDel="00000000" w:rsidP="00000000" w:rsidRDefault="00000000" w:rsidRPr="00000000" w14:paraId="00000007">
          <w:pPr>
            <w:numPr>
              <w:ilvl w:val="0"/>
              <w:numId w:val="9"/>
            </w:numPr>
            <w:spacing w:after="240" w:before="240" w:line="480" w:lineRule="auto"/>
            <w:ind w:left="720" w:hanging="360"/>
            <w:rPr>
              <w:del w:author="NICOLAS ALEJANDRO AGUIRRE MIRANDA" w:id="4" w:date="2026-05-27T20:27:45Z"/>
              <w:rFonts w:ascii="Times New Roman" w:cs="Times New Roman" w:eastAsia="Times New Roman" w:hAnsi="Times New Roman"/>
              <w:sz w:val="24"/>
              <w:szCs w:val="24"/>
            </w:rPr>
          </w:pPr>
          <w:sdt>
            <w:sdtPr>
              <w:id w:val="-1537712008"/>
              <w:tag w:val="goog_rdk_2"/>
            </w:sdtPr>
            <w:sdtContent>
              <w:ins w:author="NICOLAS ALEJANDRO AGUIRRE MIRANDA" w:id="2" w:date="2026-05-27T20:26:40Z"/>
              <w:sdt>
                <w:sdtPr>
                  <w:id w:val="-67249656"/>
                  <w:tag w:val="goog_rdk_3"/>
                </w:sdtPr>
                <w:sdtContent>
                  <w:ins w:author="NICOLAS ALEJANDRO AGUIRRE MIRANDA" w:id="2" w:date="2026-05-27T20:26:40Z"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b w:val="1"/>
                        <w:bCs w:val="1"/>
                        <w:sz w:val="24"/>
                        <w:szCs w:val="24"/>
                        <w:rtl w:val="0"/>
                        <w:rPrChange w:author="NICOLAS ALEJANDRO AGUIRRE MIRANDA" w:id="3" w:date="2026-05-27T20:26:40Z"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34"/>
                            <w:szCs w:val="34"/>
                          </w:rPr>
                        </w:rPrChange>
                      </w:rPr>
                      <w:t xml:space="preserve">luciana Acero</w:t>
                    </w:r>
                  </w:ins>
                </w:sdtContent>
              </w:sdt>
              <w:ins w:author="NICOLAS ALEJANDRO AGUIRRE MIRANDA" w:id="2" w:date="2026-05-27T20:26:40Z"/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— Líder</w:t>
          </w:r>
          <w:sdt>
            <w:sdtPr>
              <w:id w:val="-1637514234"/>
              <w:tag w:val="goog_rdk_4"/>
            </w:sdtPr>
            <w:sdtContent>
              <w:del w:author="NICOLAS ALEJANDRO AGUIRRE MIRANDA" w:id="4" w:date="2026-05-27T20:27:45Z"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sdt>
      <w:sdtPr>
        <w:id w:val="1393026497"/>
        <w:tag w:val="goog_rdk_8"/>
      </w:sdtPr>
      <w:sdtContent>
        <w:p w:rsidR="00000000" w:rsidDel="00000000" w:rsidP="00000000" w:rsidRDefault="00000000" w:rsidRPr="00000000" w14:paraId="00000008">
          <w:pPr>
            <w:spacing w:after="240" w:before="240" w:line="480" w:lineRule="auto"/>
            <w:ind w:left="0" w:firstLine="0"/>
            <w:rPr>
              <w:del w:author="NICOLAS ALEJANDRO AGUIRRE MIRANDA" w:id="5" w:date="2026-05-27T20:32:29Z"/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PrChange w:author="NICOLAS ALEJANDRO AGUIRRE MIRANDA" w:id="6" w:date="2026-05-27T20:27:48Z">
                <w:rPr>
                  <w:rFonts w:ascii="Times New Roman" w:cs="Times New Roman" w:eastAsia="Times New Roman" w:hAnsi="Times New Roman"/>
                  <w:sz w:val="24"/>
                  <w:szCs w:val="24"/>
                </w:rPr>
              </w:rPrChange>
            </w:rPr>
            <w:pPrChange w:author="NICOLAS ALEJANDRO AGUIRRE MIRANDA" w:id="0" w:date="2026-05-27T20:27:48Z">
              <w:pPr>
                <w:spacing w:after="240" w:before="240" w:line="480" w:lineRule="auto"/>
                <w:ind w:left="0" w:firstLine="0"/>
              </w:pPr>
            </w:pPrChange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            Josue Sanchez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— Diseñador</w:t>
          </w:r>
          <w:sdt>
            <w:sdtPr>
              <w:id w:val="1789201421"/>
              <w:tag w:val="goog_rdk_6"/>
            </w:sdtPr>
            <w:sdtContent>
              <w:del w:author="NICOLAS ALEJANDRO AGUIRRE MIRANDA" w:id="5" w:date="2026-05-27T20:32:29Z"/>
              <w:sdt>
                <w:sdtPr>
                  <w:id w:val="-48488041"/>
                  <w:tag w:val="goog_rdk_7"/>
                </w:sdtPr>
                <w:sdtContent>
                  <w:del w:author="NICOLAS ALEJANDRO AGUIRRE MIRANDA" w:id="5" w:date="2026-05-27T20:32:29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NICOLAS ALEJANDRO AGUIRRE MIRANDA" w:id="5" w:date="2026-05-27T20:32:29Z"/>
            </w:sdtContent>
          </w:sdt>
        </w:p>
      </w:sdtContent>
    </w:sdt>
    <w:sdt>
      <w:sdtPr>
        <w:id w:val="1586082264"/>
        <w:tag w:val="goog_rdk_10"/>
      </w:sdtPr>
      <w:sdtContent>
        <w:p w:rsidR="00000000" w:rsidDel="00000000" w:rsidP="00000000" w:rsidRDefault="00000000" w:rsidRPr="00000000" w14:paraId="00000009">
          <w:pPr>
            <w:spacing w:after="0" w:before="240" w:line="48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PrChange w:author="NICOLAS ALEJANDRO AGUIRRE MIRANDA" w:id="7" w:date="2026-05-27T20:32:31Z">
                <w:rPr>
                  <w:rFonts w:ascii="Times New Roman" w:cs="Times New Roman" w:eastAsia="Times New Roman" w:hAnsi="Times New Roman"/>
                  <w:sz w:val="24"/>
                  <w:szCs w:val="24"/>
                </w:rPr>
              </w:rPrChange>
            </w:rPr>
            <w:pPrChange w:author="NICOLAS ALEJANDRO AGUIRRE MIRANDA" w:id="0" w:date="2026-05-27T20:32:31Z">
              <w:pPr>
                <w:numPr>
                  <w:ilvl w:val="0"/>
                  <w:numId w:val="9"/>
                </w:numPr>
                <w:spacing w:after="240" w:before="240" w:line="480" w:lineRule="auto"/>
                <w:ind w:left="720" w:hanging="360"/>
              </w:pPr>
            </w:pPrChange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Martina Alvarez— Expositora</w:t>
          </w:r>
          <w:sdt>
            <w:sdtPr>
              <w:id w:val="429551544"/>
              <w:tag w:val="goog_rdk_9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id w:val="-867576792"/>
        <w:tag w:val="goog_rdk_12"/>
      </w:sdtPr>
      <w:sdtContent>
        <w:p w:rsidR="00000000" w:rsidDel="00000000" w:rsidP="00000000" w:rsidRDefault="00000000" w:rsidRPr="00000000" w14:paraId="0000000A">
          <w:pPr>
            <w:spacing w:after="240" w:before="0" w:line="48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PrChange w:author="NICOLAS ALEJANDRO AGUIRRE MIRANDA" w:id="8" w:date="2026-05-27T20:36:14Z">
                <w:rPr>
                  <w:rFonts w:ascii="Times New Roman" w:cs="Times New Roman" w:eastAsia="Times New Roman" w:hAnsi="Times New Roman"/>
                  <w:sz w:val="24"/>
                  <w:szCs w:val="24"/>
                </w:rPr>
              </w:rPrChange>
            </w:rPr>
            <w:pPrChange w:author="NICOLAS ALEJANDRO AGUIRRE MIRANDA" w:id="0" w:date="2026-05-27T20:36:14Z">
              <w:pPr>
                <w:numPr>
                  <w:ilvl w:val="0"/>
                  <w:numId w:val="9"/>
                </w:numPr>
                <w:spacing w:after="240" w:before="240" w:line="480" w:lineRule="auto"/>
                <w:ind w:left="720" w:hanging="360"/>
              </w:pPr>
            </w:pPrChange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Camila Oviedo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— Investigadora</w:t>
          </w:r>
          <w:sdt>
            <w:sdtPr>
              <w:id w:val="-28834554"/>
              <w:tag w:val="goog_rdk_11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hzmihfk0b73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Frase / Slogan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="480" w:lineRule="auto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46pk53ps8kb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“Seguridad inteligente, proteccion permanente”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os9wsequpzko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Tecnología Utilizada</w:t>
      </w:r>
    </w:p>
    <w:p w:rsidR="00000000" w:rsidDel="00000000" w:rsidP="00000000" w:rsidRDefault="00000000" w:rsidRPr="00000000" w14:paraId="0000000E">
      <w:pPr>
        <w:numPr>
          <w:ilvl w:val="0"/>
          <w:numId w:val="37"/>
        </w:numPr>
        <w:spacing w:after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Inteligencia Artificial (IA)</w:t>
      </w:r>
    </w:p>
    <w:p w:rsidR="00000000" w:rsidDel="00000000" w:rsidP="00000000" w:rsidRDefault="00000000" w:rsidRPr="00000000" w14:paraId="0000000F">
      <w:pPr>
        <w:numPr>
          <w:ilvl w:val="0"/>
          <w:numId w:val="37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Blockchain</w:t>
      </w:r>
    </w:p>
    <w:p w:rsidR="00000000" w:rsidDel="00000000" w:rsidP="00000000" w:rsidRDefault="00000000" w:rsidRPr="00000000" w14:paraId="00000010">
      <w:pPr>
        <w:numPr>
          <w:ilvl w:val="0"/>
          <w:numId w:val="37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Automatización inteligente</w:t>
      </w:r>
    </w:p>
    <w:p w:rsidR="00000000" w:rsidDel="00000000" w:rsidP="00000000" w:rsidRDefault="00000000" w:rsidRPr="00000000" w14:paraId="00000011">
      <w:pPr>
        <w:numPr>
          <w:ilvl w:val="0"/>
          <w:numId w:val="37"/>
        </w:numPr>
        <w:spacing w:after="24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Energía solar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5nzosmws1kno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ODS Relacionado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8xo4r65qxjg7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ODS 11 — Ciudades y Comunidades Sostenibles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vsc4rebrim5m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ODS Secundarios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ODS 9 — Industria, Innovación e Infraestructura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ODS 13 — Acción por el Clima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24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ODS 4 — Educación de Calidad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4yy3ax3lsl1i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Ciudad y Año Lectivo</w:t>
      </w:r>
    </w:p>
    <w:p w:rsidR="00000000" w:rsidDel="00000000" w:rsidP="00000000" w:rsidRDefault="00000000" w:rsidRPr="00000000" w14:paraId="00000019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Quito, Ecuador — 2025-2026</w:t>
      </w:r>
    </w:p>
    <w:p w:rsidR="00000000" w:rsidDel="00000000" w:rsidP="00000000" w:rsidRDefault="00000000" w:rsidRPr="00000000" w14:paraId="0000001A">
      <w:pPr>
        <w:spacing w:after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k6948l23h6h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2. RESUMEN EJECUTIVO</w:t>
      </w:r>
    </w:p>
    <w:p w:rsidR="00000000" w:rsidDel="00000000" w:rsidP="00000000" w:rsidRDefault="00000000" w:rsidRPr="00000000" w14:paraId="0000001C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NEXORA AI es una plataforma tecnológica inteligente que utiliza Inteligencia Artificial, blockchain y automatización para detectar problemas ambientales y domésticos mediante análisis de imágenes en tiempo real. Actualmente, muchos hogares, instituciones y espacios agrícolas enfrentan problemas como humedad, plagas, desperdicio de recursos y falta de monitoreo preventivo.</w:t>
      </w:r>
    </w:p>
    <w:p w:rsidR="00000000" w:rsidDel="00000000" w:rsidP="00000000" w:rsidRDefault="00000000" w:rsidRPr="00000000" w14:paraId="0000001D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Nuestra solución permite analizar fotografías mediante IA para detectar riesgos antes de que se conviertan en problemas graves. El sistema integra módulos de hogar, agricultura, ganadería e instituciones educativas dentro de una sola plataforma inteligente.</w:t>
      </w:r>
    </w:p>
    <w:p w:rsidR="00000000" w:rsidDel="00000000" w:rsidP="00000000" w:rsidRDefault="00000000" w:rsidRPr="00000000" w14:paraId="0000001E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NEXORA AI busca crear espacios más sostenibles, seguros y eficientes mediante tecnología accesible. Además, contribuye al cumplimiento de los Objetivos de Desarrollo Sostenible relacionados con innovación, sostenibilidad y acción climática.</w:t>
      </w:r>
    </w:p>
    <w:p w:rsidR="00000000" w:rsidDel="00000000" w:rsidP="00000000" w:rsidRDefault="00000000" w:rsidRPr="00000000" w14:paraId="0000001F">
      <w:pPr>
        <w:spacing w:after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diw1no782392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3. EL PROBLEMA</w:t>
      </w:r>
    </w:p>
    <w:p w:rsidR="00000000" w:rsidDel="00000000" w:rsidP="00000000" w:rsidRDefault="00000000" w:rsidRPr="00000000" w14:paraId="00000021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Actualmente, muchas personas y comunidades enfrentan problemas que podrían prevenirse mediante monitoreo inteligente y tecnología accesible.</w:t>
      </w:r>
    </w:p>
    <w:p w:rsidR="00000000" w:rsidDel="00000000" w:rsidP="00000000" w:rsidRDefault="00000000" w:rsidRPr="00000000" w14:paraId="00000022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Entre los principales problemas detectados están: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Falta de monitoreo preventivo en hogares.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Detección tardía de humedad y fugas.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Pérdida de cultivos por plagas.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Alto consumo energético.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Escasez de tecnología sostenible accesible.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Falta de automatización inteligente.</w:t>
      </w:r>
    </w:p>
    <w:p w:rsidR="00000000" w:rsidDel="00000000" w:rsidP="00000000" w:rsidRDefault="00000000" w:rsidRPr="00000000" w14:paraId="00000029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Además, muchos hogares y espacios agrícolas continúan dependiendo de métodos tradicionales que no permiten detectar problemas de manera temprana.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59ztet18tt8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¿A quién afecta?</w:t>
      </w:r>
    </w:p>
    <w:p w:rsidR="00000000" w:rsidDel="00000000" w:rsidP="00000000" w:rsidRDefault="00000000" w:rsidRPr="00000000" w14:paraId="0000002B">
      <w:pPr>
        <w:numPr>
          <w:ilvl w:val="0"/>
          <w:numId w:val="26"/>
        </w:numPr>
        <w:spacing w:after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Familias</w:t>
      </w:r>
    </w:p>
    <w:p w:rsidR="00000000" w:rsidDel="00000000" w:rsidP="00000000" w:rsidRDefault="00000000" w:rsidRPr="00000000" w14:paraId="0000002C">
      <w:pPr>
        <w:numPr>
          <w:ilvl w:val="0"/>
          <w:numId w:val="26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Agricultores</w:t>
      </w:r>
    </w:p>
    <w:p w:rsidR="00000000" w:rsidDel="00000000" w:rsidP="00000000" w:rsidRDefault="00000000" w:rsidRPr="00000000" w14:paraId="0000002D">
      <w:pPr>
        <w:numPr>
          <w:ilvl w:val="0"/>
          <w:numId w:val="26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Instituciones educativas</w:t>
      </w:r>
    </w:p>
    <w:p w:rsidR="00000000" w:rsidDel="00000000" w:rsidP="00000000" w:rsidRDefault="00000000" w:rsidRPr="00000000" w14:paraId="0000002E">
      <w:pPr>
        <w:numPr>
          <w:ilvl w:val="0"/>
          <w:numId w:val="26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Adultos mayores</w:t>
      </w:r>
    </w:p>
    <w:p w:rsidR="00000000" w:rsidDel="00000000" w:rsidP="00000000" w:rsidRDefault="00000000" w:rsidRPr="00000000" w14:paraId="0000002F">
      <w:pPr>
        <w:numPr>
          <w:ilvl w:val="0"/>
          <w:numId w:val="26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Personas con discapacidad</w:t>
      </w:r>
    </w:p>
    <w:p w:rsidR="00000000" w:rsidDel="00000000" w:rsidP="00000000" w:rsidRDefault="00000000" w:rsidRPr="00000000" w14:paraId="00000030">
      <w:pPr>
        <w:numPr>
          <w:ilvl w:val="0"/>
          <w:numId w:val="26"/>
        </w:numPr>
        <w:spacing w:after="24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Comunidades rurales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1ga0nschlrr4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Estadísticas Reales</w:t>
      </w:r>
    </w:p>
    <w:p w:rsidR="00000000" w:rsidDel="00000000" w:rsidP="00000000" w:rsidRDefault="00000000" w:rsidRPr="00000000" w14:paraId="00000032">
      <w:pPr>
        <w:numPr>
          <w:ilvl w:val="0"/>
          <w:numId w:val="28"/>
        </w:numPr>
        <w:spacing w:after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Grandes porcentajes de alimentos se pierden por plagas no detectadas.</w:t>
      </w:r>
    </w:p>
    <w:p w:rsidR="00000000" w:rsidDel="00000000" w:rsidP="00000000" w:rsidRDefault="00000000" w:rsidRPr="00000000" w14:paraId="00000033">
      <w:pPr>
        <w:numPr>
          <w:ilvl w:val="0"/>
          <w:numId w:val="28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problemas de humedad generan afectaciones respiratorias en hogares.</w:t>
      </w:r>
    </w:p>
    <w:p w:rsidR="00000000" w:rsidDel="00000000" w:rsidP="00000000" w:rsidRDefault="00000000" w:rsidRPr="00000000" w14:paraId="00000034">
      <w:pPr>
        <w:numPr>
          <w:ilvl w:val="0"/>
          <w:numId w:val="28"/>
        </w:numPr>
        <w:spacing w:after="24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Existe un aumento global en la necesidad de hogares inteligentes sostenibles.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k70h161em2kt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Encuestas y Entrevistas</w:t>
      </w:r>
    </w:p>
    <w:p w:rsidR="00000000" w:rsidDel="00000000" w:rsidP="00000000" w:rsidRDefault="00000000" w:rsidRPr="00000000" w14:paraId="00000036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realizaron consultas y análisis sobre:</w:t>
      </w:r>
    </w:p>
    <w:p w:rsidR="00000000" w:rsidDel="00000000" w:rsidP="00000000" w:rsidRDefault="00000000" w:rsidRPr="00000000" w14:paraId="00000037">
      <w:pPr>
        <w:numPr>
          <w:ilvl w:val="0"/>
          <w:numId w:val="27"/>
        </w:numPr>
        <w:spacing w:after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Problemas domésticos frecuentes.</w:t>
      </w:r>
    </w:p>
    <w:p w:rsidR="00000000" w:rsidDel="00000000" w:rsidP="00000000" w:rsidRDefault="00000000" w:rsidRPr="00000000" w14:paraId="00000038">
      <w:pPr>
        <w:numPr>
          <w:ilvl w:val="0"/>
          <w:numId w:val="27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Uso de tecnología inteligente.</w:t>
      </w:r>
    </w:p>
    <w:p w:rsidR="00000000" w:rsidDel="00000000" w:rsidP="00000000" w:rsidRDefault="00000000" w:rsidRPr="00000000" w14:paraId="00000039">
      <w:pPr>
        <w:numPr>
          <w:ilvl w:val="0"/>
          <w:numId w:val="27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Interés en automatización.</w:t>
      </w:r>
    </w:p>
    <w:p w:rsidR="00000000" w:rsidDel="00000000" w:rsidP="00000000" w:rsidRDefault="00000000" w:rsidRPr="00000000" w14:paraId="0000003A">
      <w:pPr>
        <w:numPr>
          <w:ilvl w:val="0"/>
          <w:numId w:val="27"/>
        </w:numPr>
        <w:spacing w:after="24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Necesidad de soluciones ecológicas.</w:t>
      </w:r>
    </w:p>
    <w:p w:rsidR="00000000" w:rsidDel="00000000" w:rsidP="00000000" w:rsidRDefault="00000000" w:rsidRPr="00000000" w14:paraId="0000003B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resultados mostraron interés en herramientas que permitan prevenir problemas antes de que ocurran.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bplpriksy7g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Análisis</w:t>
      </w:r>
    </w:p>
    <w:p w:rsidR="00000000" w:rsidDel="00000000" w:rsidP="00000000" w:rsidRDefault="00000000" w:rsidRPr="00000000" w14:paraId="0000003D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identificó una necesidad clara:</w:t>
        <w:br w:type="textWrapping"/>
        <w:t xml:space="preserve"> crear una plataforma accesible que utilice IA para detectar problemas ambientales y domésticos mediante análisis inteligente de imágenes.</w:t>
      </w:r>
    </w:p>
    <w:p w:rsidR="00000000" w:rsidDel="00000000" w:rsidP="00000000" w:rsidRDefault="00000000" w:rsidRPr="00000000" w14:paraId="0000003E">
      <w:pPr>
        <w:spacing w:after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iwkqzdsanny4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4. NUESTRA SOLUCIÓN</w:t>
      </w:r>
    </w:p>
    <w:p w:rsidR="00000000" w:rsidDel="00000000" w:rsidP="00000000" w:rsidRDefault="00000000" w:rsidRPr="00000000" w14:paraId="00000040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NEXORA AI es una plataforma inteligente basada en IA que permite detectar y analizar problemas en distintos entornos mediante imágenes y automatización.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yvelnybve63j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¿Qué hace el proyecto?</w:t>
      </w:r>
    </w:p>
    <w:p w:rsidR="00000000" w:rsidDel="00000000" w:rsidP="00000000" w:rsidRDefault="00000000" w:rsidRPr="00000000" w14:paraId="00000042">
      <w:pPr>
        <w:numPr>
          <w:ilvl w:val="0"/>
          <w:numId w:val="40"/>
        </w:numPr>
        <w:spacing w:after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Detecta humedad y filtraciones.</w:t>
      </w:r>
    </w:p>
    <w:p w:rsidR="00000000" w:rsidDel="00000000" w:rsidP="00000000" w:rsidRDefault="00000000" w:rsidRPr="00000000" w14:paraId="00000043">
      <w:pPr>
        <w:numPr>
          <w:ilvl w:val="0"/>
          <w:numId w:val="40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Analiza cultivos con IA.</w:t>
      </w:r>
    </w:p>
    <w:p w:rsidR="00000000" w:rsidDel="00000000" w:rsidP="00000000" w:rsidRDefault="00000000" w:rsidRPr="00000000" w14:paraId="00000044">
      <w:pPr>
        <w:numPr>
          <w:ilvl w:val="0"/>
          <w:numId w:val="40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 alertas inteligentes.</w:t>
      </w:r>
    </w:p>
    <w:p w:rsidR="00000000" w:rsidDel="00000000" w:rsidP="00000000" w:rsidRDefault="00000000" w:rsidRPr="00000000" w14:paraId="00000045">
      <w:pPr>
        <w:numPr>
          <w:ilvl w:val="0"/>
          <w:numId w:val="40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Monitorea riesgos ambientales.</w:t>
      </w:r>
    </w:p>
    <w:p w:rsidR="00000000" w:rsidDel="00000000" w:rsidP="00000000" w:rsidRDefault="00000000" w:rsidRPr="00000000" w14:paraId="00000046">
      <w:pPr>
        <w:numPr>
          <w:ilvl w:val="0"/>
          <w:numId w:val="40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Organiza información en dashboards.</w:t>
      </w:r>
    </w:p>
    <w:p w:rsidR="00000000" w:rsidDel="00000000" w:rsidP="00000000" w:rsidRDefault="00000000" w:rsidRPr="00000000" w14:paraId="00000047">
      <w:pPr>
        <w:numPr>
          <w:ilvl w:val="0"/>
          <w:numId w:val="40"/>
        </w:numPr>
        <w:spacing w:after="24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Utiliza análisis predictivo.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xhanol5wxfvz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¿Cómo funciona?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usuario toma o sube una fotografía.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IA analiza la imagen.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detecta riesgos o anomalías.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genera un diagnóstico.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dashboard almacena el historial.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24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EcoBot brinda recomendaciones inteligentes.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ktdu6norf6hn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¿Para quién fue creado?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Hogares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Agricultores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Escuelas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Instituciones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24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Personas interesadas en hogares inteligentes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dcuo7tek8sli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Flujo del Usuario</w:t>
      </w:r>
    </w:p>
    <w:p w:rsidR="00000000" w:rsidDel="00000000" w:rsidP="00000000" w:rsidRDefault="00000000" w:rsidRPr="00000000" w14:paraId="00000056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583028234"/>
          <w:tag w:val="goog_rdk_13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Imagen → IA analiza → Diagnóstico → Dashboard → Recomendaciones → Prevención</w:t>
          </w:r>
        </w:sdtContent>
      </w:sdt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1jab2t278m5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Experiencia del Usuario</w:t>
      </w:r>
    </w:p>
    <w:p w:rsidR="00000000" w:rsidDel="00000000" w:rsidP="00000000" w:rsidRDefault="00000000" w:rsidRPr="00000000" w14:paraId="00000058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plataforma fue diseñada para ser:</w:t>
      </w:r>
    </w:p>
    <w:p w:rsidR="00000000" w:rsidDel="00000000" w:rsidP="00000000" w:rsidRDefault="00000000" w:rsidRPr="00000000" w14:paraId="00000059">
      <w:pPr>
        <w:numPr>
          <w:ilvl w:val="0"/>
          <w:numId w:val="31"/>
        </w:numPr>
        <w:spacing w:after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moderna,</w:t>
      </w:r>
    </w:p>
    <w:p w:rsidR="00000000" w:rsidDel="00000000" w:rsidP="00000000" w:rsidRDefault="00000000" w:rsidRPr="00000000" w14:paraId="0000005A">
      <w:pPr>
        <w:numPr>
          <w:ilvl w:val="0"/>
          <w:numId w:val="31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intuitiva,</w:t>
      </w:r>
    </w:p>
    <w:p w:rsidR="00000000" w:rsidDel="00000000" w:rsidP="00000000" w:rsidRDefault="00000000" w:rsidRPr="00000000" w14:paraId="0000005B">
      <w:pPr>
        <w:numPr>
          <w:ilvl w:val="0"/>
          <w:numId w:val="31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rápida,</w:t>
      </w:r>
    </w:p>
    <w:p w:rsidR="00000000" w:rsidDel="00000000" w:rsidP="00000000" w:rsidRDefault="00000000" w:rsidRPr="00000000" w14:paraId="0000005C">
      <w:pPr>
        <w:numPr>
          <w:ilvl w:val="0"/>
          <w:numId w:val="31"/>
        </w:numPr>
        <w:spacing w:after="24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adaptable a celulares y computadoras.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8bjo46iqqlio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Propuesta de Valor</w:t>
      </w:r>
    </w:p>
    <w:p w:rsidR="00000000" w:rsidDel="00000000" w:rsidP="00000000" w:rsidRDefault="00000000" w:rsidRPr="00000000" w14:paraId="0000005E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NEXORA AI combina: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Inteligencia Artificial,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blockchain,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sostenibilidad,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automatización inteligente,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24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monitoreo preventivo.</w:t>
      </w:r>
    </w:p>
    <w:p w:rsidR="00000000" w:rsidDel="00000000" w:rsidP="00000000" w:rsidRDefault="00000000" w:rsidRPr="00000000" w14:paraId="00000064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 diferenciador principal es integrar múltiples soluciones dentro de una sola plataforma tecnológica.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9kmv4jz7m1r1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Evidencias Visuales Sugeridas</w:t>
      </w:r>
    </w:p>
    <w:p w:rsidR="00000000" w:rsidDel="00000000" w:rsidP="00000000" w:rsidRDefault="00000000" w:rsidRPr="00000000" w14:paraId="00000066">
      <w:pPr>
        <w:numPr>
          <w:ilvl w:val="0"/>
          <w:numId w:val="36"/>
        </w:numPr>
        <w:spacing w:after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Wireframes</w:t>
      </w:r>
    </w:p>
    <w:p w:rsidR="00000000" w:rsidDel="00000000" w:rsidP="00000000" w:rsidRDefault="00000000" w:rsidRPr="00000000" w14:paraId="00000067">
      <w:pPr>
        <w:numPr>
          <w:ilvl w:val="0"/>
          <w:numId w:val="36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Mockups</w:t>
      </w:r>
    </w:p>
    <w:p w:rsidR="00000000" w:rsidDel="00000000" w:rsidP="00000000" w:rsidRDefault="00000000" w:rsidRPr="00000000" w14:paraId="00000068">
      <w:pPr>
        <w:numPr>
          <w:ilvl w:val="0"/>
          <w:numId w:val="36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Capturas del dashboard</w:t>
      </w:r>
    </w:p>
    <w:p w:rsidR="00000000" w:rsidDel="00000000" w:rsidP="00000000" w:rsidRDefault="00000000" w:rsidRPr="00000000" w14:paraId="00000069">
      <w:pPr>
        <w:numPr>
          <w:ilvl w:val="0"/>
          <w:numId w:val="36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Diagramas de arquitectura</w:t>
      </w:r>
    </w:p>
    <w:p w:rsidR="00000000" w:rsidDel="00000000" w:rsidP="00000000" w:rsidRDefault="00000000" w:rsidRPr="00000000" w14:paraId="0000006A">
      <w:pPr>
        <w:numPr>
          <w:ilvl w:val="0"/>
          <w:numId w:val="36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Flujo del sistema</w:t>
      </w:r>
    </w:p>
    <w:p w:rsidR="00000000" w:rsidDel="00000000" w:rsidP="00000000" w:rsidRDefault="00000000" w:rsidRPr="00000000" w14:paraId="0000006B">
      <w:pPr>
        <w:numPr>
          <w:ilvl w:val="0"/>
          <w:numId w:val="36"/>
        </w:numPr>
        <w:spacing w:after="24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Capturas del MVP</w:t>
      </w:r>
    </w:p>
    <w:p w:rsidR="00000000" w:rsidDel="00000000" w:rsidP="00000000" w:rsidRDefault="00000000" w:rsidRPr="00000000" w14:paraId="0000006C">
      <w:pPr>
        <w:spacing w:after="240" w:line="480" w:lineRule="auto"/>
        <w:ind w:left="720" w:right="-4.1338582677155955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owu82y76shz1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5. ARQUITECTURA TECNOLÓGICA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9azas5w8v7x6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Herramientas Tecnológicas Utilizadas</w:t>
      </w:r>
    </w:p>
    <w:p w:rsidR="00000000" w:rsidDel="00000000" w:rsidP="00000000" w:rsidRDefault="00000000" w:rsidRPr="00000000" w14:paraId="0000006F">
      <w:pPr>
        <w:numPr>
          <w:ilvl w:val="0"/>
          <w:numId w:val="35"/>
        </w:numPr>
        <w:spacing w:after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React</w:t>
      </w:r>
    </w:p>
    <w:p w:rsidR="00000000" w:rsidDel="00000000" w:rsidP="00000000" w:rsidRDefault="00000000" w:rsidRPr="00000000" w14:paraId="00000070">
      <w:pPr>
        <w:numPr>
          <w:ilvl w:val="0"/>
          <w:numId w:val="35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Tailwind CSS</w:t>
      </w:r>
    </w:p>
    <w:p w:rsidR="00000000" w:rsidDel="00000000" w:rsidP="00000000" w:rsidRDefault="00000000" w:rsidRPr="00000000" w14:paraId="00000071">
      <w:pPr>
        <w:numPr>
          <w:ilvl w:val="0"/>
          <w:numId w:val="35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Dashboard inteligente</w:t>
      </w:r>
    </w:p>
    <w:p w:rsidR="00000000" w:rsidDel="00000000" w:rsidP="00000000" w:rsidRDefault="00000000" w:rsidRPr="00000000" w14:paraId="00000072">
      <w:pPr>
        <w:numPr>
          <w:ilvl w:val="0"/>
          <w:numId w:val="35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Vercel</w:t>
      </w:r>
    </w:p>
    <w:p w:rsidR="00000000" w:rsidDel="00000000" w:rsidP="00000000" w:rsidRDefault="00000000" w:rsidRPr="00000000" w14:paraId="00000073">
      <w:pPr>
        <w:numPr>
          <w:ilvl w:val="0"/>
          <w:numId w:val="35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Blockchain</w:t>
      </w:r>
    </w:p>
    <w:p w:rsidR="00000000" w:rsidDel="00000000" w:rsidP="00000000" w:rsidRDefault="00000000" w:rsidRPr="00000000" w14:paraId="00000074">
      <w:pPr>
        <w:numPr>
          <w:ilvl w:val="0"/>
          <w:numId w:val="35"/>
        </w:numPr>
        <w:spacing w:after="24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 Learning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yohzs13sj8or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IA Utilizada</w:t>
      </w:r>
    </w:p>
    <w:p w:rsidR="00000000" w:rsidDel="00000000" w:rsidP="00000000" w:rsidRDefault="00000000" w:rsidRPr="00000000" w14:paraId="00000076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IA permite:</w:t>
      </w:r>
    </w:p>
    <w:p w:rsidR="00000000" w:rsidDel="00000000" w:rsidP="00000000" w:rsidRDefault="00000000" w:rsidRPr="00000000" w14:paraId="00000077">
      <w:pPr>
        <w:numPr>
          <w:ilvl w:val="0"/>
          <w:numId w:val="22"/>
        </w:numPr>
        <w:spacing w:after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analizar imágenes,</w:t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detectar anomalías,</w:t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generar diagnósticos,</w:t>
      </w:r>
    </w:p>
    <w:p w:rsidR="00000000" w:rsidDel="00000000" w:rsidP="00000000" w:rsidRDefault="00000000" w:rsidRPr="00000000" w14:paraId="0000007A">
      <w:pPr>
        <w:numPr>
          <w:ilvl w:val="0"/>
          <w:numId w:val="22"/>
        </w:numPr>
        <w:spacing w:after="24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emitir alertas inteligentes.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xpnrkaxugfqs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APIs</w:t>
      </w:r>
    </w:p>
    <w:p w:rsidR="00000000" w:rsidDel="00000000" w:rsidP="00000000" w:rsidRDefault="00000000" w:rsidRPr="00000000" w14:paraId="0000007C">
      <w:pPr>
        <w:numPr>
          <w:ilvl w:val="0"/>
          <w:numId w:val="23"/>
        </w:numPr>
        <w:spacing w:after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Claude Vision API</w:t>
      </w:r>
    </w:p>
    <w:p w:rsidR="00000000" w:rsidDel="00000000" w:rsidP="00000000" w:rsidRDefault="00000000" w:rsidRPr="00000000" w14:paraId="0000007D">
      <w:pPr>
        <w:numPr>
          <w:ilvl w:val="0"/>
          <w:numId w:val="23"/>
        </w:numPr>
        <w:spacing w:after="24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APIs de análisis visual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mzsdgdkkgje9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Plataformas</w:t>
      </w:r>
    </w:p>
    <w:p w:rsidR="00000000" w:rsidDel="00000000" w:rsidP="00000000" w:rsidRDefault="00000000" w:rsidRPr="00000000" w14:paraId="0000007F">
      <w:pPr>
        <w:numPr>
          <w:ilvl w:val="0"/>
          <w:numId w:val="24"/>
        </w:numPr>
        <w:spacing w:after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Vercel</w:t>
      </w:r>
    </w:p>
    <w:p w:rsidR="00000000" w:rsidDel="00000000" w:rsidP="00000000" w:rsidRDefault="00000000" w:rsidRPr="00000000" w14:paraId="00000080">
      <w:pPr>
        <w:numPr>
          <w:ilvl w:val="0"/>
          <w:numId w:val="24"/>
        </w:numPr>
        <w:spacing w:after="24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Aplicación web responsiva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o03kijvdmsli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Bases de Datos</w:t>
      </w:r>
    </w:p>
    <w:p w:rsidR="00000000" w:rsidDel="00000000" w:rsidP="00000000" w:rsidRDefault="00000000" w:rsidRPr="00000000" w14:paraId="00000082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plataforma almacena: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historial de análisis,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diagnósticos,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registros,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estadísticas,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24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usuarios.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9wnklfyisawc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Blockchain</w:t>
      </w:r>
    </w:p>
    <w:p w:rsidR="00000000" w:rsidDel="00000000" w:rsidP="00000000" w:rsidRDefault="00000000" w:rsidRPr="00000000" w14:paraId="00000089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Blockchain se utiliza para:</w:t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spacing w:after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trazabilidad,</w:t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seguridad de datos,</w:t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registros inteligentes,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spacing w:after="24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almacenamiento confiable.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c06lhmdotmzb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Funcionamiento Técnico</w:t>
      </w:r>
    </w:p>
    <w:p w:rsidR="00000000" w:rsidDel="00000000" w:rsidP="00000000" w:rsidRDefault="00000000" w:rsidRPr="00000000" w14:paraId="0000008F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usuario sube una imagen al sistema. La IA procesa la información visual y detecta posibles riesgos. Los resultados son enviados al dashboard inteligente donde se almacenan estadísticas y recomendaciones automáticas mediante EcoBot.</w:t>
      </w:r>
    </w:p>
    <w:p w:rsidR="00000000" w:rsidDel="00000000" w:rsidP="00000000" w:rsidRDefault="00000000" w:rsidRPr="00000000" w14:paraId="00000090">
      <w:pPr>
        <w:spacing w:after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vhaybk8rmmt3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6. IMPACTO Y ODS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gtwzsishbk5e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ODS Principal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bcs5tftyfi82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ODS 11 — Ciudades y Comunidades Sostenibles</w:t>
      </w:r>
    </w:p>
    <w:p w:rsidR="00000000" w:rsidDel="00000000" w:rsidP="00000000" w:rsidRDefault="00000000" w:rsidRPr="00000000" w14:paraId="00000094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NEXORA AI impacta directamente este ODS porque promueve hogares y espacios más sostenibles mediante tecnología inteligente y prevención ambiental. El sistema ayuda a reducir desperdicios, detectar riesgos antes de que generen daños mayores y optimizar recursos energéticos mediante automatización y monitoreo inteligente. Además, fomenta el uso de innovación tecnológica accesible para mejorar la calidad de vida de las personas y construir comunidades más eficientes y sostenibles.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7cfrc42dzsmz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ODS Secundarios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jzmdk3cp2phv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ODS 9 — Industria, Innovación e Infraestructura</w:t>
      </w:r>
    </w:p>
    <w:p w:rsidR="00000000" w:rsidDel="00000000" w:rsidP="00000000" w:rsidRDefault="00000000" w:rsidRPr="00000000" w14:paraId="00000097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Impulsa innovación tecnológica mediante IA y automatización.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r5nkbicvkdql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ODS 13 — Acción por el Clima</w:t>
      </w:r>
    </w:p>
    <w:p w:rsidR="00000000" w:rsidDel="00000000" w:rsidP="00000000" w:rsidRDefault="00000000" w:rsidRPr="00000000" w14:paraId="00000099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Contribuye a la reducción del impacto ambiental mediante monitoreo preventivo y eficiencia energética.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scqapx4wg8op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ODS 4 — Educación de Calidad</w:t>
      </w:r>
    </w:p>
    <w:p w:rsidR="00000000" w:rsidDel="00000000" w:rsidP="00000000" w:rsidRDefault="00000000" w:rsidRPr="00000000" w14:paraId="0000009B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Promueve aprendizaje tecnológico, innovación y desarrollo digital estudiantil.</w:t>
      </w:r>
    </w:p>
    <w:p w:rsidR="00000000" w:rsidDel="00000000" w:rsidP="00000000" w:rsidRDefault="00000000" w:rsidRPr="00000000" w14:paraId="0000009C">
      <w:pPr>
        <w:spacing w:after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7c5zyl777m26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7. MODELO DE NEGOCIO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sdtu1pxs6gcm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¿Cómo se sostendrá económicamente?</w:t>
      </w:r>
    </w:p>
    <w:p w:rsidR="00000000" w:rsidDel="00000000" w:rsidP="00000000" w:rsidRDefault="00000000" w:rsidRPr="00000000" w14:paraId="0000009F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proyecto podrá sostenerse mediante:</w:t>
      </w:r>
    </w:p>
    <w:p w:rsidR="00000000" w:rsidDel="00000000" w:rsidP="00000000" w:rsidRDefault="00000000" w:rsidRPr="00000000" w14:paraId="000000A0">
      <w:pPr>
        <w:numPr>
          <w:ilvl w:val="0"/>
          <w:numId w:val="29"/>
        </w:numPr>
        <w:spacing w:after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suscripciones,</w:t>
      </w:r>
    </w:p>
    <w:p w:rsidR="00000000" w:rsidDel="00000000" w:rsidP="00000000" w:rsidRDefault="00000000" w:rsidRPr="00000000" w14:paraId="000000A1">
      <w:pPr>
        <w:numPr>
          <w:ilvl w:val="0"/>
          <w:numId w:val="29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licencias,</w:t>
      </w:r>
    </w:p>
    <w:p w:rsidR="00000000" w:rsidDel="00000000" w:rsidP="00000000" w:rsidRDefault="00000000" w:rsidRPr="00000000" w14:paraId="000000A2">
      <w:pPr>
        <w:numPr>
          <w:ilvl w:val="0"/>
          <w:numId w:val="29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mantenimiento,</w:t>
      </w:r>
    </w:p>
    <w:p w:rsidR="00000000" w:rsidDel="00000000" w:rsidP="00000000" w:rsidRDefault="00000000" w:rsidRPr="00000000" w14:paraId="000000A3">
      <w:pPr>
        <w:numPr>
          <w:ilvl w:val="0"/>
          <w:numId w:val="29"/>
        </w:numPr>
        <w:spacing w:after="24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venta de servicios inteligentes.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6icwyjn7bwr3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¿Quién pagaría?</w:t>
      </w:r>
    </w:p>
    <w:p w:rsidR="00000000" w:rsidDel="00000000" w:rsidP="00000000" w:rsidRDefault="00000000" w:rsidRPr="00000000" w14:paraId="000000A5">
      <w:pPr>
        <w:numPr>
          <w:ilvl w:val="0"/>
          <w:numId w:val="30"/>
        </w:numPr>
        <w:spacing w:after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Familias</w:t>
      </w:r>
    </w:p>
    <w:p w:rsidR="00000000" w:rsidDel="00000000" w:rsidP="00000000" w:rsidRDefault="00000000" w:rsidRPr="00000000" w14:paraId="000000A6">
      <w:pPr>
        <w:numPr>
          <w:ilvl w:val="0"/>
          <w:numId w:val="30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Instituciones educativas</w:t>
      </w:r>
    </w:p>
    <w:p w:rsidR="00000000" w:rsidDel="00000000" w:rsidP="00000000" w:rsidRDefault="00000000" w:rsidRPr="00000000" w14:paraId="000000A7">
      <w:pPr>
        <w:numPr>
          <w:ilvl w:val="0"/>
          <w:numId w:val="30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Empresas</w:t>
      </w:r>
    </w:p>
    <w:p w:rsidR="00000000" w:rsidDel="00000000" w:rsidP="00000000" w:rsidRDefault="00000000" w:rsidRPr="00000000" w14:paraId="000000A8">
      <w:pPr>
        <w:numPr>
          <w:ilvl w:val="0"/>
          <w:numId w:val="30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Agricultores</w:t>
      </w:r>
    </w:p>
    <w:p w:rsidR="00000000" w:rsidDel="00000000" w:rsidP="00000000" w:rsidRDefault="00000000" w:rsidRPr="00000000" w14:paraId="000000A9">
      <w:pPr>
        <w:numPr>
          <w:ilvl w:val="0"/>
          <w:numId w:val="30"/>
        </w:numPr>
        <w:spacing w:after="24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Usuarios de smart homes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8oghfq8y4acz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Monetización</w:t>
      </w:r>
    </w:p>
    <w:p w:rsidR="00000000" w:rsidDel="00000000" w:rsidP="00000000" w:rsidRDefault="00000000" w:rsidRPr="00000000" w14:paraId="000000AB">
      <w:pPr>
        <w:numPr>
          <w:ilvl w:val="0"/>
          <w:numId w:val="33"/>
        </w:numPr>
        <w:spacing w:after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Planes premium</w:t>
      </w:r>
    </w:p>
    <w:p w:rsidR="00000000" w:rsidDel="00000000" w:rsidP="00000000" w:rsidRDefault="00000000" w:rsidRPr="00000000" w14:paraId="000000AC">
      <w:pPr>
        <w:numPr>
          <w:ilvl w:val="0"/>
          <w:numId w:val="33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Licencias educativas</w:t>
      </w:r>
    </w:p>
    <w:p w:rsidR="00000000" w:rsidDel="00000000" w:rsidP="00000000" w:rsidRDefault="00000000" w:rsidRPr="00000000" w14:paraId="000000AD">
      <w:pPr>
        <w:numPr>
          <w:ilvl w:val="0"/>
          <w:numId w:val="33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Suscripciones mensuales</w:t>
      </w:r>
    </w:p>
    <w:p w:rsidR="00000000" w:rsidDel="00000000" w:rsidP="00000000" w:rsidRDefault="00000000" w:rsidRPr="00000000" w14:paraId="000000AE">
      <w:pPr>
        <w:numPr>
          <w:ilvl w:val="0"/>
          <w:numId w:val="33"/>
        </w:numPr>
        <w:spacing w:after="24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Venta del sistema inteligente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ddumbfiwbbzn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Costos Aproximados</w:t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spacing w:after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Hosting</w:t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APIs IA</w:t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Desarrollo web</w:t>
      </w:r>
    </w:p>
    <w:p w:rsidR="00000000" w:rsidDel="00000000" w:rsidP="00000000" w:rsidRDefault="00000000" w:rsidRPr="00000000" w14:paraId="000000B3">
      <w:pPr>
        <w:numPr>
          <w:ilvl w:val="0"/>
          <w:numId w:val="16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Integración blockchain</w:t>
      </w:r>
    </w:p>
    <w:p w:rsidR="00000000" w:rsidDel="00000000" w:rsidP="00000000" w:rsidRDefault="00000000" w:rsidRPr="00000000" w14:paraId="000000B4">
      <w:pPr>
        <w:numPr>
          <w:ilvl w:val="0"/>
          <w:numId w:val="16"/>
        </w:numPr>
        <w:spacing w:after="24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Diseño UX/UI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fdtpdxr31jlm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Proyección Básica</w:t>
      </w:r>
    </w:p>
    <w:p w:rsidR="00000000" w:rsidDel="00000000" w:rsidP="00000000" w:rsidRDefault="00000000" w:rsidRPr="00000000" w14:paraId="000000B6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proyecta inicialmente implementar el sistema en entornos educativos y posteriormente expandirlo hacia hogares inteligentes y sectores agrícolas.</w:t>
      </w:r>
    </w:p>
    <w:p w:rsidR="00000000" w:rsidDel="00000000" w:rsidP="00000000" w:rsidRDefault="00000000" w:rsidRPr="00000000" w14:paraId="000000B7">
      <w:pPr>
        <w:spacing w:after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ugqil3coknn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8. INVESTIGACIÓN DE MERCADO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ulnmtw9d51oo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Tamaño del Mercado</w:t>
      </w:r>
    </w:p>
    <w:p w:rsidR="00000000" w:rsidDel="00000000" w:rsidP="00000000" w:rsidRDefault="00000000" w:rsidRPr="00000000" w14:paraId="000000BA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mercado de hogares inteligentes y automatización está creciendo rápidamente a nivel mundial debido al aumento del interés en:</w:t>
      </w:r>
    </w:p>
    <w:p w:rsidR="00000000" w:rsidDel="00000000" w:rsidP="00000000" w:rsidRDefault="00000000" w:rsidRPr="00000000" w14:paraId="000000BB">
      <w:pPr>
        <w:numPr>
          <w:ilvl w:val="0"/>
          <w:numId w:val="39"/>
        </w:numPr>
        <w:spacing w:after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IA,</w:t>
      </w:r>
    </w:p>
    <w:p w:rsidR="00000000" w:rsidDel="00000000" w:rsidP="00000000" w:rsidRDefault="00000000" w:rsidRPr="00000000" w14:paraId="000000BC">
      <w:pPr>
        <w:numPr>
          <w:ilvl w:val="0"/>
          <w:numId w:val="39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sostenibilidad,</w:t>
      </w:r>
    </w:p>
    <w:p w:rsidR="00000000" w:rsidDel="00000000" w:rsidP="00000000" w:rsidRDefault="00000000" w:rsidRPr="00000000" w14:paraId="000000BD">
      <w:pPr>
        <w:numPr>
          <w:ilvl w:val="0"/>
          <w:numId w:val="39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automatización,</w:t>
      </w:r>
    </w:p>
    <w:p w:rsidR="00000000" w:rsidDel="00000000" w:rsidP="00000000" w:rsidRDefault="00000000" w:rsidRPr="00000000" w14:paraId="000000BE">
      <w:pPr>
        <w:numPr>
          <w:ilvl w:val="0"/>
          <w:numId w:val="39"/>
        </w:numPr>
        <w:spacing w:after="24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smart homes.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z81ny33677zz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Competencia</w:t>
      </w:r>
    </w:p>
    <w:p w:rsidR="00000000" w:rsidDel="00000000" w:rsidP="00000000" w:rsidRDefault="00000000" w:rsidRPr="00000000" w14:paraId="000000C0">
      <w:pPr>
        <w:numPr>
          <w:ilvl w:val="0"/>
          <w:numId w:val="25"/>
        </w:numPr>
        <w:spacing w:after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Robots domésticos</w:t>
      </w:r>
    </w:p>
    <w:p w:rsidR="00000000" w:rsidDel="00000000" w:rsidP="00000000" w:rsidRDefault="00000000" w:rsidRPr="00000000" w14:paraId="000000C1">
      <w:pPr>
        <w:numPr>
          <w:ilvl w:val="0"/>
          <w:numId w:val="25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Plataformas de monitoreo</w:t>
      </w:r>
    </w:p>
    <w:p w:rsidR="00000000" w:rsidDel="00000000" w:rsidP="00000000" w:rsidRDefault="00000000" w:rsidRPr="00000000" w14:paraId="000000C2">
      <w:pPr>
        <w:numPr>
          <w:ilvl w:val="0"/>
          <w:numId w:val="25"/>
        </w:numPr>
        <w:spacing w:after="24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Sistemas de automatización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2i8wmw46hzjl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Empresas Referenciales</w:t>
      </w:r>
    </w:p>
    <w:p w:rsidR="00000000" w:rsidDel="00000000" w:rsidP="00000000" w:rsidRDefault="00000000" w:rsidRPr="00000000" w14:paraId="000000C4">
      <w:pPr>
        <w:numPr>
          <w:ilvl w:val="0"/>
          <w:numId w:val="32"/>
        </w:numPr>
        <w:spacing w:after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iRobot</w:t>
      </w:r>
    </w:p>
    <w:p w:rsidR="00000000" w:rsidDel="00000000" w:rsidP="00000000" w:rsidRDefault="00000000" w:rsidRPr="00000000" w14:paraId="000000C5">
      <w:pPr>
        <w:numPr>
          <w:ilvl w:val="0"/>
          <w:numId w:val="32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Samsung</w:t>
      </w:r>
    </w:p>
    <w:p w:rsidR="00000000" w:rsidDel="00000000" w:rsidP="00000000" w:rsidRDefault="00000000" w:rsidRPr="00000000" w14:paraId="000000C6">
      <w:pPr>
        <w:numPr>
          <w:ilvl w:val="0"/>
          <w:numId w:val="32"/>
        </w:numPr>
        <w:spacing w:after="24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Tesla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jk4e44j7soo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Ventajas Diferenciales</w:t>
      </w:r>
    </w:p>
    <w:p w:rsidR="00000000" w:rsidDel="00000000" w:rsidP="00000000" w:rsidRDefault="00000000" w:rsidRPr="00000000" w14:paraId="000000C8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NEXORA AI: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 múltiples módulos,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utiliza IA visual,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incorpora blockchain,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tiene enfoque sostenible,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24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 accesible y educativo.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ymfsi14165w0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Necesidades Detectadas</w:t>
      </w:r>
    </w:p>
    <w:p w:rsidR="00000000" w:rsidDel="00000000" w:rsidP="00000000" w:rsidRDefault="00000000" w:rsidRPr="00000000" w14:paraId="000000CF">
      <w:pPr>
        <w:numPr>
          <w:ilvl w:val="0"/>
          <w:numId w:val="38"/>
        </w:numPr>
        <w:spacing w:after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Automatización inteligente.</w:t>
      </w:r>
    </w:p>
    <w:p w:rsidR="00000000" w:rsidDel="00000000" w:rsidP="00000000" w:rsidRDefault="00000000" w:rsidRPr="00000000" w14:paraId="000000D0">
      <w:pPr>
        <w:numPr>
          <w:ilvl w:val="0"/>
          <w:numId w:val="38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Prevención ambiental.</w:t>
      </w:r>
    </w:p>
    <w:p w:rsidR="00000000" w:rsidDel="00000000" w:rsidP="00000000" w:rsidRDefault="00000000" w:rsidRPr="00000000" w14:paraId="000000D1">
      <w:pPr>
        <w:numPr>
          <w:ilvl w:val="0"/>
          <w:numId w:val="38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Reducción de desperdicios.</w:t>
      </w:r>
    </w:p>
    <w:p w:rsidR="00000000" w:rsidDel="00000000" w:rsidP="00000000" w:rsidRDefault="00000000" w:rsidRPr="00000000" w14:paraId="000000D2">
      <w:pPr>
        <w:numPr>
          <w:ilvl w:val="0"/>
          <w:numId w:val="38"/>
        </w:numPr>
        <w:spacing w:after="24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Tecnología sostenible accesible.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w3yhrw8iigx4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Oportunidad del Proyecto</w:t>
      </w:r>
    </w:p>
    <w:p w:rsidR="00000000" w:rsidDel="00000000" w:rsidP="00000000" w:rsidRDefault="00000000" w:rsidRPr="00000000" w14:paraId="000000D4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Existe una gran oportunidad en el crecimiento de hogares inteligentes y sistemas preventivos basados en IA.</w:t>
      </w:r>
    </w:p>
    <w:p w:rsidR="00000000" w:rsidDel="00000000" w:rsidP="00000000" w:rsidRDefault="00000000" w:rsidRPr="00000000" w14:paraId="000000D5">
      <w:pPr>
        <w:spacing w:after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e4btbdet8swx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9. DESARROLLO Y APRENDIZAJE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4xpnei7xhick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Avances Realizados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Desarrollo del MVP.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Diseño de wireframes.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Creación del dashboard.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Integración IA.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Diseño de EcoBot.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24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Arquitectura tecnológica.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s1hotu5jydcx" w:id="55"/>
      <w:bookmarkEnd w:id="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Dificultades Encontradas</w:t>
      </w:r>
    </w:p>
    <w:p w:rsidR="00000000" w:rsidDel="00000000" w:rsidP="00000000" w:rsidRDefault="00000000" w:rsidRPr="00000000" w14:paraId="000000DF">
      <w:pPr>
        <w:numPr>
          <w:ilvl w:val="0"/>
          <w:numId w:val="15"/>
        </w:numPr>
        <w:spacing w:after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Integración técnica.</w:t>
      </w:r>
    </w:p>
    <w:p w:rsidR="00000000" w:rsidDel="00000000" w:rsidP="00000000" w:rsidRDefault="00000000" w:rsidRPr="00000000" w14:paraId="000000E0">
      <w:pPr>
        <w:numPr>
          <w:ilvl w:val="0"/>
          <w:numId w:val="15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Desarrollo del análisis IA.</w:t>
      </w:r>
    </w:p>
    <w:p w:rsidR="00000000" w:rsidDel="00000000" w:rsidP="00000000" w:rsidRDefault="00000000" w:rsidRPr="00000000" w14:paraId="000000E1">
      <w:pPr>
        <w:numPr>
          <w:ilvl w:val="0"/>
          <w:numId w:val="15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Organización del tiempo.</w:t>
      </w:r>
    </w:p>
    <w:p w:rsidR="00000000" w:rsidDel="00000000" w:rsidP="00000000" w:rsidRDefault="00000000" w:rsidRPr="00000000" w14:paraId="000000E2">
      <w:pPr>
        <w:numPr>
          <w:ilvl w:val="0"/>
          <w:numId w:val="15"/>
        </w:numPr>
        <w:spacing w:after="24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Optimización del sistema.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cuq3n2yk9g1p" w:id="56"/>
      <w:bookmarkEnd w:id="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Cambios Realizados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pacing w:after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Mejora del dashboard.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Optimización del diseño visual.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24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Integración de módulos múltiples.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888ks4372jqb" w:id="57"/>
      <w:bookmarkEnd w:id="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Aprendizajes del Equipo</w:t>
      </w:r>
    </w:p>
    <w:p w:rsidR="00000000" w:rsidDel="00000000" w:rsidP="00000000" w:rsidRDefault="00000000" w:rsidRPr="00000000" w14:paraId="000000E8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equipo fortaleció habilidades en:</w:t>
      </w:r>
    </w:p>
    <w:p w:rsidR="00000000" w:rsidDel="00000000" w:rsidP="00000000" w:rsidRDefault="00000000" w:rsidRPr="00000000" w14:paraId="000000E9">
      <w:pPr>
        <w:numPr>
          <w:ilvl w:val="0"/>
          <w:numId w:val="19"/>
        </w:numPr>
        <w:spacing w:after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liderazgo,</w:t>
      </w:r>
    </w:p>
    <w:p w:rsidR="00000000" w:rsidDel="00000000" w:rsidP="00000000" w:rsidRDefault="00000000" w:rsidRPr="00000000" w14:paraId="000000EA">
      <w:pPr>
        <w:numPr>
          <w:ilvl w:val="0"/>
          <w:numId w:val="19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innovación,</w:t>
      </w:r>
    </w:p>
    <w:p w:rsidR="00000000" w:rsidDel="00000000" w:rsidP="00000000" w:rsidRDefault="00000000" w:rsidRPr="00000000" w14:paraId="000000EB">
      <w:pPr>
        <w:numPr>
          <w:ilvl w:val="0"/>
          <w:numId w:val="19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programación,</w:t>
      </w:r>
    </w:p>
    <w:p w:rsidR="00000000" w:rsidDel="00000000" w:rsidP="00000000" w:rsidRDefault="00000000" w:rsidRPr="00000000" w14:paraId="000000EC">
      <w:pPr>
        <w:numPr>
          <w:ilvl w:val="0"/>
          <w:numId w:val="19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diseño,</w:t>
      </w:r>
    </w:p>
    <w:p w:rsidR="00000000" w:rsidDel="00000000" w:rsidP="00000000" w:rsidRDefault="00000000" w:rsidRPr="00000000" w14:paraId="000000ED">
      <w:pPr>
        <w:numPr>
          <w:ilvl w:val="0"/>
          <w:numId w:val="19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investigación,</w:t>
      </w:r>
    </w:p>
    <w:p w:rsidR="00000000" w:rsidDel="00000000" w:rsidP="00000000" w:rsidRDefault="00000000" w:rsidRPr="00000000" w14:paraId="000000EE">
      <w:pPr>
        <w:numPr>
          <w:ilvl w:val="0"/>
          <w:numId w:val="19"/>
        </w:numPr>
        <w:spacing w:after="24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trabajo colaborativo.</w:t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6zvasgv51l1" w:id="58"/>
      <w:bookmarkEnd w:id="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Evidencias del Proceso</w:t>
      </w:r>
    </w:p>
    <w:p w:rsidR="00000000" w:rsidDel="00000000" w:rsidP="00000000" w:rsidRDefault="00000000" w:rsidRPr="00000000" w14:paraId="000000F0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pueden agregar:</w:t>
      </w:r>
    </w:p>
    <w:p w:rsidR="00000000" w:rsidDel="00000000" w:rsidP="00000000" w:rsidRDefault="00000000" w:rsidRPr="00000000" w14:paraId="000000F1">
      <w:pPr>
        <w:numPr>
          <w:ilvl w:val="0"/>
          <w:numId w:val="20"/>
        </w:numPr>
        <w:spacing w:after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fotografías,</w:t>
      </w:r>
    </w:p>
    <w:p w:rsidR="00000000" w:rsidDel="00000000" w:rsidP="00000000" w:rsidRDefault="00000000" w:rsidRPr="00000000" w14:paraId="000000F2">
      <w:pPr>
        <w:numPr>
          <w:ilvl w:val="0"/>
          <w:numId w:val="20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diagramas,</w:t>
      </w:r>
    </w:p>
    <w:p w:rsidR="00000000" w:rsidDel="00000000" w:rsidP="00000000" w:rsidRDefault="00000000" w:rsidRPr="00000000" w14:paraId="000000F3">
      <w:pPr>
        <w:numPr>
          <w:ilvl w:val="0"/>
          <w:numId w:val="20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links GitHub,</w:t>
      </w:r>
    </w:p>
    <w:p w:rsidR="00000000" w:rsidDel="00000000" w:rsidP="00000000" w:rsidRDefault="00000000" w:rsidRPr="00000000" w14:paraId="000000F4">
      <w:pPr>
        <w:numPr>
          <w:ilvl w:val="0"/>
          <w:numId w:val="20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mockups,</w:t>
      </w:r>
    </w:p>
    <w:p w:rsidR="00000000" w:rsidDel="00000000" w:rsidP="00000000" w:rsidRDefault="00000000" w:rsidRPr="00000000" w14:paraId="000000F5">
      <w:pPr>
        <w:numPr>
          <w:ilvl w:val="0"/>
          <w:numId w:val="20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tareas asignadas,</w:t>
      </w:r>
    </w:p>
    <w:p w:rsidR="00000000" w:rsidDel="00000000" w:rsidP="00000000" w:rsidRDefault="00000000" w:rsidRPr="00000000" w14:paraId="000000F6">
      <w:pPr>
        <w:numPr>
          <w:ilvl w:val="0"/>
          <w:numId w:val="20"/>
        </w:numPr>
        <w:spacing w:after="24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capturas del MVP.</w:t>
      </w:r>
    </w:p>
    <w:p w:rsidR="00000000" w:rsidDel="00000000" w:rsidP="00000000" w:rsidRDefault="00000000" w:rsidRPr="00000000" w14:paraId="000000F7">
      <w:pPr>
        <w:spacing w:after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6zmyv8lossz5" w:id="59"/>
      <w:bookmarkEnd w:id="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10. VALIDACIÓN CON USUARIO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t5udiivl07hw" w:id="60"/>
      <w:bookmarkEnd w:id="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Pruebas Realizadas</w:t>
      </w:r>
    </w:p>
    <w:p w:rsidR="00000000" w:rsidDel="00000000" w:rsidP="00000000" w:rsidRDefault="00000000" w:rsidRPr="00000000" w14:paraId="000000FA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realizaron pruebas con:</w:t>
      </w:r>
    </w:p>
    <w:p w:rsidR="00000000" w:rsidDel="00000000" w:rsidP="00000000" w:rsidRDefault="00000000" w:rsidRPr="00000000" w14:paraId="000000FB">
      <w:pPr>
        <w:numPr>
          <w:ilvl w:val="0"/>
          <w:numId w:val="11"/>
        </w:numPr>
        <w:spacing w:after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estudiantes,</w:t>
      </w:r>
    </w:p>
    <w:p w:rsidR="00000000" w:rsidDel="00000000" w:rsidP="00000000" w:rsidRDefault="00000000" w:rsidRPr="00000000" w14:paraId="000000FC">
      <w:pPr>
        <w:numPr>
          <w:ilvl w:val="0"/>
          <w:numId w:val="11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docentes,</w:t>
      </w:r>
    </w:p>
    <w:p w:rsidR="00000000" w:rsidDel="00000000" w:rsidP="00000000" w:rsidRDefault="00000000" w:rsidRPr="00000000" w14:paraId="000000FD">
      <w:pPr>
        <w:numPr>
          <w:ilvl w:val="0"/>
          <w:numId w:val="11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hogares,</w:t>
      </w:r>
    </w:p>
    <w:p w:rsidR="00000000" w:rsidDel="00000000" w:rsidP="00000000" w:rsidRDefault="00000000" w:rsidRPr="00000000" w14:paraId="000000FE">
      <w:pPr>
        <w:numPr>
          <w:ilvl w:val="0"/>
          <w:numId w:val="11"/>
        </w:numPr>
        <w:spacing w:after="24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usuarios externos.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noaab1ipnndh" w:id="61"/>
      <w:bookmarkEnd w:id="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Entrevistas</w:t>
      </w:r>
    </w:p>
    <w:p w:rsidR="00000000" w:rsidDel="00000000" w:rsidP="00000000" w:rsidRDefault="00000000" w:rsidRPr="00000000" w14:paraId="00000100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usuarios indicaron interés en:</w:t>
      </w:r>
    </w:p>
    <w:p w:rsidR="00000000" w:rsidDel="00000000" w:rsidP="00000000" w:rsidRDefault="00000000" w:rsidRPr="00000000" w14:paraId="00000101">
      <w:pPr>
        <w:numPr>
          <w:ilvl w:val="0"/>
          <w:numId w:val="6"/>
        </w:numPr>
        <w:spacing w:after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automatización,</w:t>
      </w:r>
    </w:p>
    <w:p w:rsidR="00000000" w:rsidDel="00000000" w:rsidP="00000000" w:rsidRDefault="00000000" w:rsidRPr="00000000" w14:paraId="00000102">
      <w:pPr>
        <w:numPr>
          <w:ilvl w:val="0"/>
          <w:numId w:val="6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monitoreo inteligente,</w:t>
      </w:r>
    </w:p>
    <w:p w:rsidR="00000000" w:rsidDel="00000000" w:rsidP="00000000" w:rsidRDefault="00000000" w:rsidRPr="00000000" w14:paraId="00000103">
      <w:pPr>
        <w:numPr>
          <w:ilvl w:val="0"/>
          <w:numId w:val="6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prevención ambiental,</w:t>
      </w:r>
    </w:p>
    <w:p w:rsidR="00000000" w:rsidDel="00000000" w:rsidP="00000000" w:rsidRDefault="00000000" w:rsidRPr="00000000" w14:paraId="00000104">
      <w:pPr>
        <w:numPr>
          <w:ilvl w:val="0"/>
          <w:numId w:val="6"/>
        </w:numPr>
        <w:spacing w:after="24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IA aplicada al hogar.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q3hse3g2zw3h" w:id="62"/>
      <w:bookmarkEnd w:id="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Feedback Recibido</w:t>
      </w:r>
    </w:p>
    <w:p w:rsidR="00000000" w:rsidDel="00000000" w:rsidP="00000000" w:rsidRDefault="00000000" w:rsidRPr="00000000" w14:paraId="00000106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usuarios recomendaron:</w:t>
      </w:r>
    </w:p>
    <w:p w:rsidR="00000000" w:rsidDel="00000000" w:rsidP="00000000" w:rsidRDefault="00000000" w:rsidRPr="00000000" w14:paraId="00000107">
      <w:pPr>
        <w:numPr>
          <w:ilvl w:val="0"/>
          <w:numId w:val="34"/>
        </w:numPr>
        <w:spacing w:after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mejorar la velocidad,</w:t>
      </w:r>
    </w:p>
    <w:p w:rsidR="00000000" w:rsidDel="00000000" w:rsidP="00000000" w:rsidRDefault="00000000" w:rsidRPr="00000000" w14:paraId="00000108">
      <w:pPr>
        <w:numPr>
          <w:ilvl w:val="0"/>
          <w:numId w:val="34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ampliar funciones,</w:t>
      </w:r>
    </w:p>
    <w:p w:rsidR="00000000" w:rsidDel="00000000" w:rsidP="00000000" w:rsidRDefault="00000000" w:rsidRPr="00000000" w14:paraId="00000109">
      <w:pPr>
        <w:numPr>
          <w:ilvl w:val="0"/>
          <w:numId w:val="34"/>
        </w:numPr>
        <w:spacing w:after="24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agregar más personalización.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3gmtm8lxpe40" w:id="63"/>
      <w:bookmarkEnd w:id="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Resultados Obtenidos</w:t>
      </w:r>
    </w:p>
    <w:p w:rsidR="00000000" w:rsidDel="00000000" w:rsidP="00000000" w:rsidRDefault="00000000" w:rsidRPr="00000000" w14:paraId="0000010B">
      <w:pPr>
        <w:numPr>
          <w:ilvl w:val="0"/>
          <w:numId w:val="21"/>
        </w:numPr>
        <w:spacing w:after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Alta aceptación del proyecto.</w:t>
      </w:r>
    </w:p>
    <w:p w:rsidR="00000000" w:rsidDel="00000000" w:rsidP="00000000" w:rsidRDefault="00000000" w:rsidRPr="00000000" w14:paraId="0000010C">
      <w:pPr>
        <w:numPr>
          <w:ilvl w:val="0"/>
          <w:numId w:val="21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Interés en hogares inteligentes.</w:t>
      </w:r>
    </w:p>
    <w:p w:rsidR="00000000" w:rsidDel="00000000" w:rsidP="00000000" w:rsidRDefault="00000000" w:rsidRPr="00000000" w14:paraId="0000010D">
      <w:pPr>
        <w:numPr>
          <w:ilvl w:val="0"/>
          <w:numId w:val="21"/>
        </w:numPr>
        <w:spacing w:after="24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Validación positiva del MVP.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e25i905t9rtm" w:id="64"/>
      <w:bookmarkEnd w:id="6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Mejoras Sugeridas</w:t>
      </w:r>
    </w:p>
    <w:p w:rsidR="00000000" w:rsidDel="00000000" w:rsidP="00000000" w:rsidRDefault="00000000" w:rsidRPr="00000000" w14:paraId="0000010F">
      <w:pPr>
        <w:numPr>
          <w:ilvl w:val="0"/>
          <w:numId w:val="8"/>
        </w:numPr>
        <w:spacing w:after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Reconocimiento de voz.</w:t>
      </w:r>
    </w:p>
    <w:p w:rsidR="00000000" w:rsidDel="00000000" w:rsidP="00000000" w:rsidRDefault="00000000" w:rsidRPr="00000000" w14:paraId="00000110">
      <w:pPr>
        <w:numPr>
          <w:ilvl w:val="0"/>
          <w:numId w:val="8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Integración con asistentes virtuales.</w:t>
      </w:r>
    </w:p>
    <w:p w:rsidR="00000000" w:rsidDel="00000000" w:rsidP="00000000" w:rsidRDefault="00000000" w:rsidRPr="00000000" w14:paraId="00000111">
      <w:pPr>
        <w:numPr>
          <w:ilvl w:val="0"/>
          <w:numId w:val="8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Aplicación móvil.</w:t>
      </w:r>
    </w:p>
    <w:p w:rsidR="00000000" w:rsidDel="00000000" w:rsidP="00000000" w:rsidRDefault="00000000" w:rsidRPr="00000000" w14:paraId="00000112">
      <w:pPr>
        <w:numPr>
          <w:ilvl w:val="0"/>
          <w:numId w:val="8"/>
        </w:numPr>
        <w:spacing w:after="24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Más automatización inteligente.</w:t>
      </w:r>
    </w:p>
    <w:p w:rsidR="00000000" w:rsidDel="00000000" w:rsidP="00000000" w:rsidRDefault="00000000" w:rsidRPr="00000000" w14:paraId="00000113">
      <w:pPr>
        <w:spacing w:after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jdkleidelafh" w:id="65"/>
      <w:bookmarkEnd w:id="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REFERENCIAS (Normas APA)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Naciones Unidas. (2024).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Objetivos de Desarrollo Sostenible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Recuperado de: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https://www.un.org/sustainabledevelopment/es/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Organización Mundial de la Salud. (2024).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Salud ambiental y calidad del aire en hogares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Recuperado de: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https://www.who.int/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Statista. (2025).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Smart Home Market Statistics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Recuperado de: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https://www.statista.com/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International Energy Agency. (2024).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Tecnologías sostenibles y eficiencia energética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Recuperado de: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https://www.iea.org/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18"/>
        </w:numPr>
        <w:spacing w:after="240" w:before="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6" w:type="default"/>
      <w:pgSz w:h="16834" w:w="11909" w:orient="portrait"/>
      <w:pgMar w:bottom="1440" w:top="1440" w:left="1440" w:right="1540.8661417322844" w:header="720" w:footer="720"/>
      <w:pgNumType w:start="1"/>
      <w:sectPrChange w:author="NICOLAS ALEJANDRO AGUIRRE MIRANDA" w:id="0" w:date="2026-05-27T20:27:49Z">
        <w:sectPr w:rsidR="000000" w:rsidDel="000000" w:rsidRPr="000000" w:rsidSect="000000">
          <w:pgMar w:bottom="1440" w:top="1440" w:left="1440" w:right="1540.8661417322844" w:header="720" w:footer="720"/>
          <w:pgNumType w:start="1"/>
          <w:pgSz w:h="16834" w:w="11909" w:orient="portrait"/>
        </w:sectPr>
      </w:sectPrChange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sdt>
    <w:sdtPr>
      <w:id w:val="753167003"/>
      <w:tag w:val="goog_rdk_18"/>
    </w:sdtPr>
    <w:sdtContent>
      <w:p w:rsidR="00000000" w:rsidDel="00000000" w:rsidP="00000000" w:rsidRDefault="00000000" w:rsidRPr="00000000" w14:paraId="0000011B">
        <w:pPr>
          <w:rPr>
            <w:rPrChange w:author="NICOLAS ALEJANDRO AGUIRRE MIRANDA" w:id="10" w:date="2026-05-27T20:26:27Z">
              <w:rPr/>
            </w:rPrChange>
          </w:rPr>
        </w:pPr>
        <w:sdt>
          <w:sdtPr>
            <w:id w:val="1884987966"/>
            <w:tag w:val="goog_rdk_15"/>
          </w:sdtPr>
          <w:sdtContent>
            <w:ins w:author="NICOLAS ALEJANDRO AGUIRRE MIRANDA" w:id="9" w:date="2026-05-27T20:26:27Z">
              <w:r w:rsidDel="00000000" w:rsidR="00000000" w:rsidRPr="00000000">
                <w:rPr>
                  <w:rPrChange w:author="NICOLAS ALEJANDRO AGUIRRE MIRANDA" w:id="10" w:date="2026-05-27T20:26:27Z"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rPrChange>
                </w:rPr>
                <w:drawing>
                  <wp:anchor allowOverlap="1" behindDoc="1" distB="0" distT="0" distL="0" distR="0" hidden="0" layoutInCell="1" locked="0" relativeHeight="0" simplePos="0">
                    <wp:simplePos x="0" y="0"/>
                    <wp:positionH relativeFrom="page">
                      <wp:posOffset>-52383</wp:posOffset>
                    </wp:positionH>
                    <wp:positionV relativeFrom="page">
                      <wp:posOffset>-406681</wp:posOffset>
                    </wp:positionV>
                    <wp:extent cx="7691438" cy="10677525"/>
                    <wp:effectExtent b="0" l="0" r="0" t="0"/>
                    <wp:wrapNone/>
                    <wp:docPr id="1" name="image2.png"/>
                    <a:graphic>
                      <a:graphicData uri="http://schemas.openxmlformats.org/drawingml/2006/picture">
                        <pic:pic>
                          <pic:nvPicPr>
                            <pic:cNvPr id="0" name="image2.png"/>
                            <pic:cNvPicPr preferRelativeResize="0"/>
                          </pic:nvPicPr>
                          <pic:blipFill>
                            <a:blip r:embed="rId1"/>
                            <a:srcRect b="40990" l="-619" r="619" t="-4099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691438" cy="10677525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w:r>
            </w:ins>
          </w:sdtContent>
        </w:sdt>
        <w:sdt>
          <w:sdtPr>
            <w:id w:val="852868059"/>
            <w:tag w:val="goog_rdk_16"/>
          </w:sdtPr>
          <w:sdtContent>
            <w:del w:author="NICOLAS ALEJANDRO AGUIRRE MIRANDA" w:id="9" w:date="2026-05-27T20:26:27Z">
              <w:r w:rsidDel="00000000" w:rsidR="00000000" w:rsidRPr="00000000">
                <w:rPr>
                  <w:rPrChange w:author="NICOLAS ALEJANDRO AGUIRRE MIRANDA" w:id="10" w:date="2026-05-27T20:26:27Z">
                    <w:rPr/>
                  </w:rPrChange>
                </w:rPr>
                <w:drawing>
                  <wp:anchor allowOverlap="1" behindDoc="1" distB="0" distT="0" distL="0" distR="0" hidden="0" layoutInCell="1" locked="0" relativeHeight="0" simplePos="0">
                    <wp:simplePos x="0" y="0"/>
                    <wp:positionH relativeFrom="page">
                      <wp:posOffset>-33333</wp:posOffset>
                    </wp:positionH>
                    <wp:positionV relativeFrom="page">
                      <wp:posOffset>-95246</wp:posOffset>
                    </wp:positionV>
                    <wp:extent cx="7691438" cy="10677525"/>
                    <wp:effectExtent b="0" l="0" r="0" t="0"/>
                    <wp:wrapNone/>
                    <wp:docPr id="2" name="image2.png"/>
                    <a:graphic>
                      <a:graphicData uri="http://schemas.openxmlformats.org/drawingml/2006/picture">
                        <pic:pic>
                          <pic:nvPicPr>
                            <pic:cNvPr id="0" name="image2.png"/>
                            <pic:cNvPicPr preferRelativeResize="0"/>
                          </pic:nvPicPr>
                          <pic:blipFill>
                            <a:blip r:embed="rId1"/>
                            <a:srcRect b="607" l="-2106" r="2106" t="-60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691438" cy="10677525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w:r>
            </w:del>
          </w:sdtContent>
        </w:sdt>
        <w:sdt>
          <w:sdtPr>
            <w:id w:val="254756579"/>
            <w:tag w:val="goog_rdk_17"/>
          </w:sdtPr>
          <w:sdtContent>
            <w:r w:rsidDel="00000000" w:rsidR="00000000" w:rsidRPr="00000000">
              <w:rPr>
                <w:rtl w:val="0"/>
              </w:rPr>
            </w:r>
          </w:sdtContent>
        </w:sdt>
      </w:p>
    </w:sdtContent>
  </w:sdt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EC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who.int/" TargetMode="External"/><Relationship Id="rId10" Type="http://schemas.openxmlformats.org/officeDocument/2006/relationships/hyperlink" Target="https://www.who.int/" TargetMode="External"/><Relationship Id="rId13" Type="http://schemas.openxmlformats.org/officeDocument/2006/relationships/hyperlink" Target="https://www.statista.com/" TargetMode="External"/><Relationship Id="rId12" Type="http://schemas.openxmlformats.org/officeDocument/2006/relationships/hyperlink" Target="https://www.statista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un.org/sustainabledevelopment/es/" TargetMode="External"/><Relationship Id="rId15" Type="http://schemas.openxmlformats.org/officeDocument/2006/relationships/hyperlink" Target="https://www.iea.org/" TargetMode="External"/><Relationship Id="rId14" Type="http://schemas.openxmlformats.org/officeDocument/2006/relationships/hyperlink" Target="https://www.iea.org/" TargetMode="Externa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un.org/sustainabledevelopment/e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6RNihmHr8jbZe3fEp3pwZAC/uA==">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